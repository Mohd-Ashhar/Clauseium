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rPr>
          <w:b/>
          <w:bCs/>
          <w:sz w:val="36"/>
          <w:szCs w:val="36"/>
        </w:rPr>
        <w:t xml:space="preserve">Vendor MSA — TechCo × Clauseium Pvt Ltd</w:t>
      </w:r>
    </w:p>
    <w:p>
      <w:pPr>
        <w:spacing w:after="120"/>
        <w:jc w:val="center"/>
      </w:pPr>
      <w:r>
        <w:rPr>
          <w:color w:val="6b7280"/>
          <w:sz w:val="20"/>
          <w:szCs w:val="20"/>
        </w:rPr>
        <w:t xml:space="preserve">Master Services Agreement · v2 · Redlined</w:t>
      </w:r>
    </w:p>
    <w:p>
      <w:pPr>
        <w:spacing w:after="480"/>
        <w:jc w:val="center"/>
      </w:pPr>
      <w:r>
        <w:rPr>
          <w:color w:val="6b7280"/>
          <w:sz w:val="18"/>
          <w:szCs w:val="18"/>
        </w:rPr>
        <w:t xml:space="preserve">Between: Acme Cloud Services Pvt Ltd    Governing law: Laws of India</w:t>
      </w:r>
    </w:p>
    <w:p>
      <w:pPr>
        <w:pStyle w:val="Heading2"/>
        <w:spacing w:after="80" w:before="320"/>
      </w:pPr>
      <w:r>
        <w:rPr>
          <w:b/>
          <w:bCs/>
        </w:rPr>
        <w:t xml:space="preserve">§ 14.2  Limitation of Liability</w:t>
      </w:r>
    </w:p>
    <w:p>
      <w:pPr>
        <w:spacing w:after="80"/>
      </w:pPr>
      <w:r>
        <w:rPr>
          <w:i/>
          <w:iCs/>
          <w:color w:val="6b7280"/>
          <w:sz w:val="18"/>
          <w:szCs w:val="18"/>
        </w:rPr>
        <w:t xml:space="preserve">High risk · Liability cap of 3 months of fees is well below industry standard for Indian SaaS MSAs.</w:t>
      </w:r>
    </w:p>
    <w:p>
      <w:pPr>
        <w:spacing w:after="120" w:line="320"/>
      </w:pPr>
      <w:commentRangeStart w:id="1"/>
      <w:del w:id="1" w:author="Clauseium AI" w:date="2026-05-02T22:30:40.497Z">
        <w:r>
          <w:delText xml:space="preserve">Notwithstanding anything to the contrary, the aggregate liability of the Service Provider arising out of or in connection with this Agreement shall not exceed an amount equal to three (3) months of fees paid by the Customer in the twelve (12) months preceding the event giving rise to the claim.</w:delText>
        </w:r>
      </w:del>
      <w:ins w:id="2" w:author="Clauseium AI" w:date="2026-05-02T22:30:40.497Z">
        <w:r>
          <w:t xml:space="preserve"> Notwithstanding anything to the contrary, the aggregate liability of the Service Provider arising out of or in connection with this Agreement shall not exceed an amount equal to twelve (12) months of fees paid by the Customer in the twelve (12) months preceding the event giving rise to the claim; provided that the foregoing limitation shall not apply to (a) claims arising from infringement of intellectual property rights, (b) breach of confidentiality obligations, (c) breach of data protection obligations under the Digital Personal Data Protection Act, 2023, or (d) gross negligence or wilful misconduct.</w:t>
        </w:r>
      </w:ins>
      <w:commentRangeEnd w:id="1"/>
      <w:r>
        <w:commentReference w:id="1"/>
      </w:r>
    </w:p>
    <w:p>
      <w:pPr>
        <w:pStyle w:val="Heading2"/>
        <w:spacing w:after="80" w:before="320"/>
      </w:pPr>
      <w:r>
        <w:rPr>
          <w:b/>
          <w:bCs/>
        </w:rPr>
        <w:t xml:space="preserve">§ 8.3  Data Protection</w:t>
      </w:r>
    </w:p>
    <w:p>
      <w:pPr>
        <w:spacing w:after="80"/>
      </w:pPr>
      <w:r>
        <w:rPr>
          <w:i/>
          <w:iCs/>
          <w:color w:val="6b7280"/>
          <w:sz w:val="18"/>
          <w:szCs w:val="18"/>
        </w:rPr>
        <w:t xml:space="preserve">High risk · Missing Data Principal rights, breach notification timeline, and DPA annexure required under DPDP Act 2023.</w:t>
      </w:r>
    </w:p>
    <w:p>
      <w:pPr>
        <w:spacing w:after="120" w:line="320"/>
      </w:pPr>
      <w:commentRangeStart w:id="2"/>
      <w:del w:id="3" w:author="Clauseium AI" w:date="2026-05-02T22:30:40.497Z">
        <w:r>
          <w:delText xml:space="preserve">The Service Provider shall implement reasonable security practices to protect Personal Data processed under this Agreement and shall comply with applicable data protection laws.</w:delText>
        </w:r>
      </w:del>
      <w:ins w:id="4" w:author="Clauseium AI" w:date="2026-05-02T22:30:40.497Z">
        <w:r>
          <w:t xml:space="preserve"> The Service Provider shall, in its capacity as a Data Processor: (a) process Personal Data only on documented instructions from the Customer; (b) implement and maintain the security safeguards prescribed under §8(5) of the DPDP Act, 2023 and the rules thereunder; (c) notify the Customer of any Personal Data breach within twenty-four (24) hours of discovery; (d) assist the Customer in fulfilling Data Principal rights under §11–§14; and (e) execute the Data Processing Agreement annexed hereto as Schedule D.</w:t>
        </w:r>
      </w:ins>
      <w:commentRangeEnd w:id="2"/>
      <w:r>
        <w:commentReference w:id="2"/>
      </w:r>
    </w:p>
    <w:p>
      <w:pPr>
        <w:pStyle w:val="Heading2"/>
        <w:spacing w:after="80" w:before="320"/>
      </w:pPr>
      <w:r>
        <w:rPr>
          <w:b/>
          <w:bCs/>
        </w:rPr>
        <w:t xml:space="preserve">§ 12.1  Indemnification</w:t>
      </w:r>
    </w:p>
    <w:p>
      <w:pPr>
        <w:spacing w:after="80"/>
      </w:pPr>
      <w:r>
        <w:rPr>
          <w:i/>
          <w:iCs/>
          <w:color w:val="6b7280"/>
          <w:sz w:val="18"/>
          <w:szCs w:val="18"/>
        </w:rPr>
        <w:t xml:space="preserve">High risk · One-sided indemnification favouring vendor. No reciprocal IP or breach indemnity from Service Provider.</w:t>
      </w:r>
    </w:p>
    <w:p>
      <w:pPr>
        <w:spacing w:after="120" w:line="320"/>
      </w:pPr>
      <w:commentRangeStart w:id="3"/>
      <w:del w:id="5" w:author="Clauseium AI" w:date="2026-05-02T22:30:40.497Z">
        <w:r>
          <w:delText xml:space="preserve">The Customer shall indemnify, defend and hold harmless the Service Provider from and against any and all third-party claims, damages, losses and expenses arising out of or in connection with the Customer's use of the Services.</w:delText>
        </w:r>
      </w:del>
      <w:ins w:id="6" w:author="Clauseium AI" w:date="2026-05-02T22:30:40.497Z">
        <w:r>
          <w:t xml:space="preserve"> Each Party (the 'Indemnifying Party') shall indemnify, defend and hold harmless the other Party from and against any third-party claims arising out of: (a) the Indemnifying Party's breach of this Agreement; (b) gross negligence or wilful misconduct of the Indemnifying Party; and (c) in the case of the Service Provider, any claim that the Services infringe a third party's intellectual property rights.</w:t>
        </w:r>
      </w:ins>
      <w:commentRangeEnd w:id="3"/>
      <w:r>
        <w:commentReference w:id="3"/>
      </w:r>
    </w:p>
    <w:p>
      <w:pPr>
        <w:pStyle w:val="Heading2"/>
        <w:spacing w:after="80" w:before="320"/>
      </w:pPr>
      <w:r>
        <w:rPr>
          <w:b/>
          <w:bCs/>
        </w:rPr>
        <w:t xml:space="preserve">§ 16.4  Auto-renewal</w:t>
      </w:r>
    </w:p>
    <w:p>
      <w:pPr>
        <w:spacing w:after="80"/>
      </w:pPr>
      <w:r>
        <w:rPr>
          <w:i/>
          <w:iCs/>
          <w:color w:val="6b7280"/>
          <w:sz w:val="18"/>
          <w:szCs w:val="18"/>
        </w:rPr>
        <w:t xml:space="preserve">High risk · Silent auto-renewal with 90-day exit window is non-standard for Indian SaaS contracts.</w:t>
      </w:r>
    </w:p>
    <w:p>
      <w:pPr>
        <w:spacing w:after="120" w:line="320"/>
      </w:pPr>
      <w:commentRangeStart w:id="4"/>
      <w:del w:id="7" w:author="Clauseium AI" w:date="2026-05-02T22:30:40.497Z">
        <w:r>
          <w:delText xml:space="preserve">This Agreement shall automatically renew for successive periods of one (1) year unless either Party provides written notice of non-renewal at least ninety (90) days prior to the expiration of the then-current term.</w:delText>
        </w:r>
      </w:del>
      <w:ins w:id="8" w:author="Clauseium AI" w:date="2026-05-02T22:30:40.497Z">
        <w:r>
          <w:t xml:space="preserve"> This Agreement shall renew for successive periods of one (1) year only upon the Customer's written affirmative consent provided not less than thirty (30) days prior to the expiration of the then-current term. Absent such written consent, this Agreement shall expire at the end of the then-current term.</w:t>
        </w:r>
      </w:ins>
      <w:commentRangeEnd w:id="4"/>
      <w:r>
        <w:commentReference w:id="4"/>
      </w:r>
    </w:p>
    <w:p>
      <w:pPr>
        <w:pStyle w:val="Heading2"/>
        <w:spacing w:after="80" w:before="320"/>
      </w:pPr>
      <w:r>
        <w:rPr>
          <w:b/>
          <w:bCs/>
        </w:rPr>
        <w:t xml:space="preserve">§ 21.1  Governing Law</w:t>
      </w:r>
    </w:p>
    <w:p>
      <w:pPr>
        <w:spacing w:after="80"/>
      </w:pPr>
      <w:r>
        <w:rPr>
          <w:i/>
          <w:iCs/>
          <w:color w:val="6b7280"/>
          <w:sz w:val="18"/>
          <w:szCs w:val="18"/>
        </w:rPr>
        <w:t xml:space="preserve">Medium risk · Governing law is India, but jurisdiction clause references Singapore — internal inconsistency.</w:t>
      </w:r>
    </w:p>
    <w:p>
      <w:pPr>
        <w:spacing w:after="120" w:line="320"/>
      </w:pPr>
      <w:commentRangeStart w:id="5"/>
      <w:del w:id="9" w:author="Clauseium AI" w:date="2026-05-02T22:30:40.497Z">
        <w:r>
          <w:delText xml:space="preserve">This Agreement shall be governed by and construed in accordance with the laws of India, without regard to its conflict of laws principles.</w:delText>
        </w:r>
      </w:del>
      <w:ins w:id="10" w:author="Clauseium AI" w:date="2026-05-02T22:30:40.497Z">
        <w:r>
          <w:t xml:space="preserve"> This Agreement shall be governed by and construed in accordance with the substantive laws of India, without regard to its conflict of laws principles. The seat of arbitration shall be Mumbai, India, and the courts at Mumbai shall have exclusive jurisdiction in respect of interim relief.</w:t>
        </w:r>
      </w:ins>
      <w:commentRangeEnd w:id="5"/>
      <w:r>
        <w:commentReference w:id="5"/>
      </w:r>
    </w:p>
    <w:p>
      <w:pPr>
        <w:pStyle w:val="Heading2"/>
        <w:spacing w:after="80" w:before="320"/>
      </w:pPr>
      <w:r>
        <w:rPr>
          <w:b/>
          <w:bCs/>
        </w:rPr>
        <w:t xml:space="preserve">§ 21.2  Arbitration</w:t>
      </w:r>
    </w:p>
    <w:p>
      <w:pPr>
        <w:spacing w:after="80"/>
      </w:pPr>
      <w:r>
        <w:rPr>
          <w:i/>
          <w:iCs/>
          <w:color w:val="6b7280"/>
          <w:sz w:val="18"/>
          <w:szCs w:val="18"/>
        </w:rPr>
        <w:t xml:space="preserve">Medium risk · SIAC seat for an India-governing-law contract — reconsider domestic seat.</w:t>
      </w:r>
    </w:p>
    <w:p>
      <w:pPr>
        <w:spacing w:after="120" w:line="320"/>
      </w:pPr>
      <w:commentRangeStart w:id="6"/>
      <w:r>
        <w:t xml:space="preserve">Any dispute arising out of this Agreement shall be referred to and finally resolved by arbitration administered by the Singapore International Arbitration Centre (SIAC) in accordance with the SIAC Rules then in force.</w:t>
      </w:r>
      <w:commentRangeEnd w:id="6"/>
      <w:r>
        <w:commentReference w:id="6"/>
      </w:r>
    </w:p>
    <w:p>
      <w:pPr>
        <w:pStyle w:val="Heading2"/>
        <w:spacing w:after="80" w:before="320"/>
      </w:pPr>
      <w:r>
        <w:rPr>
          <w:b/>
          <w:bCs/>
        </w:rPr>
        <w:t xml:space="preserve">§ 9.1  IP Assignment</w:t>
      </w:r>
    </w:p>
    <w:p>
      <w:pPr>
        <w:spacing w:after="80"/>
      </w:pPr>
      <w:r>
        <w:rPr>
          <w:i/>
          <w:iCs/>
          <w:color w:val="6b7280"/>
          <w:sz w:val="18"/>
          <w:szCs w:val="18"/>
        </w:rPr>
        <w:t xml:space="preserve">Medium risk · Scope of IP assignment unclear — does not exclude pre-existing or background IP.</w:t>
      </w:r>
    </w:p>
    <w:p>
      <w:pPr>
        <w:spacing w:after="120" w:line="320"/>
      </w:pPr>
      <w:commentRangeStart w:id="7"/>
      <w:del w:id="11" w:author="Clauseium AI" w:date="2026-05-02T22:30:40.497Z">
        <w:r>
          <w:delText xml:space="preserve">All intellectual property rights in deliverables created by the Service Provider in the course of performing the Services shall be assigned to the Customer upon payment in full.</w:delText>
        </w:r>
      </w:del>
      <w:ins w:id="12" w:author="Clauseium AI" w:date="2026-05-02T22:30:40.497Z">
        <w:r>
          <w:t xml:space="preserve"> All intellectual property rights in deliverables specifically created for the Customer ('Foreground IP') shall be assigned to the Customer upon payment in full. The Service Provider's pre-existing intellectual property, generally applicable tools, methodologies and know-how ('Background IP') shall remain the property of the Service Provider, with a perpetual, royalty-free licence granted to the Customer to the extent necessary to use the Foreground IP.</w:t>
        </w:r>
      </w:ins>
      <w:commentRangeEnd w:id="7"/>
      <w:r>
        <w:commentReference w:id="7"/>
      </w:r>
    </w:p>
    <w:p>
      <w:pPr>
        <w:pStyle w:val="Heading2"/>
        <w:spacing w:after="80" w:before="320"/>
      </w:pPr>
      <w:r>
        <w:rPr>
          <w:b/>
          <w:bCs/>
        </w:rPr>
        <w:t xml:space="preserve">§ 11.3  Non-compete</w:t>
      </w:r>
    </w:p>
    <w:p>
      <w:pPr>
        <w:spacing w:after="80"/>
      </w:pPr>
      <w:r>
        <w:rPr>
          <w:i/>
          <w:iCs/>
          <w:color w:val="6b7280"/>
          <w:sz w:val="18"/>
          <w:szCs w:val="18"/>
        </w:rPr>
        <w:t xml:space="preserve">Medium risk · Geographic scope (all India) and duration (24 months) likely unenforceable post-termination.</w:t>
      </w:r>
    </w:p>
    <w:p>
      <w:pPr>
        <w:spacing w:after="120" w:line="320"/>
      </w:pPr>
      <w:commentRangeStart w:id="8"/>
      <w:r>
        <w:t xml:space="preserve">For a period of twenty-four (24) months following termination, the Customer shall not engage any competitor of the Service Provider for similar services within India.</w:t>
      </w:r>
      <w:commentRangeEnd w:id="8"/>
      <w:r>
        <w:commentReference w:id="8"/>
      </w:r>
    </w:p>
    <w:p>
      <w:pPr>
        <w:pStyle w:val="Heading2"/>
        <w:spacing w:after="80" w:before="320"/>
      </w:pPr>
      <w:r>
        <w:rPr>
          <w:b/>
          <w:bCs/>
        </w:rPr>
        <w:t xml:space="preserve">§ 5.1  Payment Terms</w:t>
      </w:r>
    </w:p>
    <w:p>
      <w:pPr>
        <w:spacing w:after="80"/>
      </w:pPr>
      <w:r>
        <w:rPr>
          <w:i/>
          <w:iCs/>
          <w:color w:val="6b7280"/>
          <w:sz w:val="18"/>
          <w:szCs w:val="18"/>
        </w:rPr>
        <w:t xml:space="preserve">Medium risk · Net-90 payment terms; market standard for Indian B2B SaaS is Net-30 to Net-45.</w:t>
      </w:r>
    </w:p>
    <w:p>
      <w:pPr>
        <w:spacing w:after="120" w:line="320"/>
      </w:pPr>
      <w:commentRangeStart w:id="9"/>
      <w:del w:id="13" w:author="Clauseium AI" w:date="2026-05-02T22:30:40.497Z">
        <w:r>
          <w:delText xml:space="preserve">Customer shall pay all undisputed invoices within ninety (90) days of the invoice date.</w:delText>
        </w:r>
      </w:del>
      <w:ins w:id="14" w:author="Clauseium AI" w:date="2026-05-02T22:30:40.497Z">
        <w:r>
          <w:t xml:space="preserve"> Customer shall pay all undisputed invoices within forty-five (45) days of the invoice date. Where the Service Provider is registered under the MSME Development Act, 2006, payment shall be made within the statutory period prescribed thereunder.</w:t>
        </w:r>
      </w:ins>
      <w:commentRangeEnd w:id="9"/>
      <w:r>
        <w:commentReference w:id="9"/>
      </w:r>
    </w:p>
    <w:p>
      <w:pPr>
        <w:pStyle w:val="Heading2"/>
        <w:spacing w:after="80" w:before="320"/>
      </w:pPr>
      <w:r>
        <w:rPr>
          <w:b/>
          <w:bCs/>
        </w:rPr>
        <w:t xml:space="preserve">§ 17.2  Force Majeure</w:t>
      </w:r>
    </w:p>
    <w:p>
      <w:pPr>
        <w:spacing w:after="80"/>
      </w:pPr>
      <w:r>
        <w:rPr>
          <w:i/>
          <w:iCs/>
          <w:color w:val="6b7280"/>
          <w:sz w:val="18"/>
          <w:szCs w:val="18"/>
        </w:rPr>
        <w:t xml:space="preserve">Medium risk · Force majeure list does not include pandemics, cyberattacks, or government action.</w:t>
      </w:r>
    </w:p>
    <w:p>
      <w:pPr>
        <w:spacing w:after="120" w:line="320"/>
      </w:pPr>
      <w:commentRangeStart w:id="10"/>
      <w:r>
        <w:t xml:space="preserve">Neither Party shall be liable for delay or failure to perform due to causes beyond its reasonable control, including acts of God, war, and natural disasters.</w:t>
      </w:r>
      <w:commentRangeEnd w:id="10"/>
      <w:r>
        <w:commentReference w:id="10"/>
      </w:r>
    </w:p>
    <w:p>
      <w:pPr>
        <w:pStyle w:val="Heading2"/>
        <w:spacing w:after="80" w:before="320"/>
      </w:pPr>
      <w:r>
        <w:rPr>
          <w:b/>
          <w:bCs/>
        </w:rPr>
        <w:t xml:space="preserve">§ 13.1  Insurance</w:t>
      </w:r>
    </w:p>
    <w:p>
      <w:pPr>
        <w:spacing w:after="80"/>
      </w:pPr>
      <w:r>
        <w:rPr>
          <w:i/>
          <w:iCs/>
          <w:color w:val="6b7280"/>
          <w:sz w:val="18"/>
          <w:szCs w:val="18"/>
        </w:rPr>
        <w:t xml:space="preserve">Medium risk · Insurance covers CGL only; missing cyber liability and professional indemnity cover.</w:t>
      </w:r>
    </w:p>
    <w:p>
      <w:pPr>
        <w:spacing w:after="120" w:line="320"/>
      </w:pPr>
      <w:commentRangeStart w:id="11"/>
      <w:r>
        <w:t xml:space="preserve">The Service Provider shall maintain commercial general liability insurance of not less than INR 5,00,00,000.</w:t>
      </w:r>
      <w:commentRangeEnd w:id="11"/>
      <w:r>
        <w:commentReference w:id="11"/>
      </w:r>
    </w:p>
    <w:p>
      <w:pPr>
        <w:pStyle w:val="Heading2"/>
        <w:spacing w:after="80" w:before="320"/>
      </w:pPr>
      <w:r>
        <w:rPr>
          <w:b/>
          <w:bCs/>
        </w:rPr>
        <w:t xml:space="preserve">§ 1.0  Confidentiality</w:t>
      </w:r>
    </w:p>
    <w:p>
      <w:pPr>
        <w:spacing w:after="80"/>
      </w:pPr>
      <w:r>
        <w:rPr>
          <w:i/>
          <w:iCs/>
          <w:color w:val="6b7280"/>
          <w:sz w:val="18"/>
          <w:szCs w:val="18"/>
        </w:rPr>
        <w:t xml:space="preserve">Standard · Market-standard drafting; no changes required.</w:t>
      </w:r>
    </w:p>
    <w:p>
      <w:pPr>
        <w:spacing w:after="120" w:line="320"/>
      </w:pPr>
      <w:commentRangeStart w:id="12"/>
      <w:r>
        <w:t xml:space="preserve">Confidentiality clause as drafted is consistent with market-standard Indian commercial practice and our internal playbook.</w:t>
      </w:r>
      <w:commentRangeEnd w:id="12"/>
      <w:r>
        <w:commentReference w:id="12"/>
      </w:r>
    </w:p>
    <w:p>
      <w:pPr>
        <w:pStyle w:val="Heading2"/>
        <w:spacing w:after="80" w:before="320"/>
      </w:pPr>
      <w:r>
        <w:rPr>
          <w:b/>
          <w:bCs/>
        </w:rPr>
        <w:t xml:space="preserve">§ 2.0  Term</w:t>
      </w:r>
    </w:p>
    <w:p>
      <w:pPr>
        <w:spacing w:after="80"/>
      </w:pPr>
      <w:r>
        <w:rPr>
          <w:i/>
          <w:iCs/>
          <w:color w:val="6b7280"/>
          <w:sz w:val="18"/>
          <w:szCs w:val="18"/>
        </w:rPr>
        <w:t xml:space="preserve">Standard · Market-standard drafting; no changes required.</w:t>
      </w:r>
    </w:p>
    <w:p>
      <w:pPr>
        <w:spacing w:after="120" w:line="320"/>
      </w:pPr>
      <w:commentRangeStart w:id="13"/>
      <w:r>
        <w:t xml:space="preserve">Term clause as drafted is consistent with market-standard Indian commercial practice and our internal playbook.</w:t>
      </w:r>
      <w:commentRangeEnd w:id="13"/>
      <w:r>
        <w:commentReference w:id="13"/>
      </w:r>
    </w:p>
    <w:p>
      <w:pPr>
        <w:pStyle w:val="Heading2"/>
        <w:spacing w:after="80" w:before="320"/>
      </w:pPr>
      <w:r>
        <w:rPr>
          <w:b/>
          <w:bCs/>
        </w:rPr>
        <w:t xml:space="preserve">§ 3.0  Notices</w:t>
      </w:r>
    </w:p>
    <w:p>
      <w:pPr>
        <w:spacing w:after="80"/>
      </w:pPr>
      <w:r>
        <w:rPr>
          <w:i/>
          <w:iCs/>
          <w:color w:val="6b7280"/>
          <w:sz w:val="18"/>
          <w:szCs w:val="18"/>
        </w:rPr>
        <w:t xml:space="preserve">Standard · Market-standard drafting; no changes required.</w:t>
      </w:r>
    </w:p>
    <w:p>
      <w:pPr>
        <w:spacing w:after="120" w:line="320"/>
      </w:pPr>
      <w:commentRangeStart w:id="14"/>
      <w:r>
        <w:t xml:space="preserve">Notices clause as drafted is consistent with market-standard Indian commercial practice and our internal playbook.</w:t>
      </w:r>
      <w:commentRangeEnd w:id="14"/>
      <w:r>
        <w:commentReference w:id="14"/>
      </w:r>
    </w:p>
    <w:p>
      <w:pPr>
        <w:pStyle w:val="Heading2"/>
        <w:spacing w:after="80" w:before="320"/>
      </w:pPr>
      <w:r>
        <w:rPr>
          <w:b/>
          <w:bCs/>
        </w:rPr>
        <w:t xml:space="preserve">§ 4.0  Entire Agreement</w:t>
      </w:r>
    </w:p>
    <w:p>
      <w:pPr>
        <w:spacing w:after="80"/>
      </w:pPr>
      <w:r>
        <w:rPr>
          <w:i/>
          <w:iCs/>
          <w:color w:val="6b7280"/>
          <w:sz w:val="18"/>
          <w:szCs w:val="18"/>
        </w:rPr>
        <w:t xml:space="preserve">Standard · Market-standard drafting; no changes required.</w:t>
      </w:r>
    </w:p>
    <w:p>
      <w:pPr>
        <w:spacing w:after="120" w:line="320"/>
      </w:pPr>
      <w:commentRangeStart w:id="15"/>
      <w:r>
        <w:t xml:space="preserve">Entire Agreement clause as drafted is consistent with market-standard Indian commercial practice and our internal playbook.</w:t>
      </w:r>
      <w:commentRangeEnd w:id="15"/>
      <w:r>
        <w:commentReference w:id="15"/>
      </w:r>
    </w:p>
    <w:p>
      <w:pPr>
        <w:pStyle w:val="Heading2"/>
        <w:spacing w:after="80" w:before="320"/>
      </w:pPr>
      <w:r>
        <w:rPr>
          <w:b/>
          <w:bCs/>
        </w:rPr>
        <w:t xml:space="preserve">§ 5.0  Amendment</w:t>
      </w:r>
    </w:p>
    <w:p>
      <w:pPr>
        <w:spacing w:after="80"/>
      </w:pPr>
      <w:r>
        <w:rPr>
          <w:i/>
          <w:iCs/>
          <w:color w:val="6b7280"/>
          <w:sz w:val="18"/>
          <w:szCs w:val="18"/>
        </w:rPr>
        <w:t xml:space="preserve">Standard · Market-standard drafting; no changes required.</w:t>
      </w:r>
    </w:p>
    <w:p>
      <w:pPr>
        <w:spacing w:after="120" w:line="320"/>
      </w:pPr>
      <w:commentRangeStart w:id="16"/>
      <w:r>
        <w:t xml:space="preserve">Amendment clause as drafted is consistent with market-standard Indian commercial practice and our internal playbook.</w:t>
      </w:r>
      <w:commentRangeEnd w:id="16"/>
      <w:r>
        <w:commentReference w:id="16"/>
      </w:r>
    </w:p>
    <w:p>
      <w:pPr>
        <w:pStyle w:val="Heading2"/>
        <w:spacing w:after="80" w:before="320"/>
      </w:pPr>
      <w:r>
        <w:rPr>
          <w:b/>
          <w:bCs/>
        </w:rPr>
        <w:t xml:space="preserve">§ 6.0  Severability</w:t>
      </w:r>
    </w:p>
    <w:p>
      <w:pPr>
        <w:spacing w:after="80"/>
      </w:pPr>
      <w:r>
        <w:rPr>
          <w:i/>
          <w:iCs/>
          <w:color w:val="6b7280"/>
          <w:sz w:val="18"/>
          <w:szCs w:val="18"/>
        </w:rPr>
        <w:t xml:space="preserve">Standard · Market-standard drafting; no changes required.</w:t>
      </w:r>
    </w:p>
    <w:p>
      <w:pPr>
        <w:spacing w:after="120" w:line="320"/>
      </w:pPr>
      <w:commentRangeStart w:id="17"/>
      <w:r>
        <w:t xml:space="preserve">Severability clause as drafted is consistent with market-standard Indian commercial practice and our internal playbook.</w:t>
      </w:r>
      <w:commentRangeEnd w:id="17"/>
      <w:r>
        <w:commentReference w:id="17"/>
      </w:r>
    </w:p>
    <w:p>
      <w:pPr>
        <w:pStyle w:val="Heading2"/>
        <w:spacing w:after="80" w:before="320"/>
      </w:pPr>
      <w:r>
        <w:rPr>
          <w:b/>
          <w:bCs/>
        </w:rPr>
        <w:t xml:space="preserve">§ 7.0  Waiver</w:t>
      </w:r>
    </w:p>
    <w:p>
      <w:pPr>
        <w:spacing w:after="80"/>
      </w:pPr>
      <w:r>
        <w:rPr>
          <w:i/>
          <w:iCs/>
          <w:color w:val="6b7280"/>
          <w:sz w:val="18"/>
          <w:szCs w:val="18"/>
        </w:rPr>
        <w:t xml:space="preserve">Standard · Market-standard drafting; no changes required.</w:t>
      </w:r>
    </w:p>
    <w:p>
      <w:pPr>
        <w:spacing w:after="120" w:line="320"/>
      </w:pPr>
      <w:commentRangeStart w:id="18"/>
      <w:r>
        <w:t xml:space="preserve">Waiver clause as drafted is consistent with market-standard Indian commercial practice and our internal playbook.</w:t>
      </w:r>
      <w:commentRangeEnd w:id="18"/>
      <w:r>
        <w:commentReference w:id="18"/>
      </w:r>
    </w:p>
    <w:p>
      <w:pPr>
        <w:pStyle w:val="Heading2"/>
        <w:spacing w:after="80" w:before="320"/>
      </w:pPr>
      <w:r>
        <w:rPr>
          <w:b/>
          <w:bCs/>
        </w:rPr>
        <w:t xml:space="preserve">§ 8.0  Assignment</w:t>
      </w:r>
    </w:p>
    <w:p>
      <w:pPr>
        <w:spacing w:after="80"/>
      </w:pPr>
      <w:r>
        <w:rPr>
          <w:i/>
          <w:iCs/>
          <w:color w:val="6b7280"/>
          <w:sz w:val="18"/>
          <w:szCs w:val="18"/>
        </w:rPr>
        <w:t xml:space="preserve">Standard · Market-standard drafting; no changes required.</w:t>
      </w:r>
    </w:p>
    <w:p>
      <w:pPr>
        <w:spacing w:after="120" w:line="320"/>
      </w:pPr>
      <w:commentRangeStart w:id="19"/>
      <w:r>
        <w:t xml:space="preserve">Assignment clause as drafted is consistent with market-standard Indian commercial practice and our internal playbook.</w:t>
      </w:r>
      <w:commentRangeEnd w:id="19"/>
      <w:r>
        <w:commentReference w:id="19"/>
      </w:r>
    </w:p>
    <w:p>
      <w:pPr>
        <w:pStyle w:val="Heading2"/>
        <w:spacing w:after="80" w:before="320"/>
      </w:pPr>
      <w:r>
        <w:rPr>
          <w:b/>
          <w:bCs/>
        </w:rPr>
        <w:t xml:space="preserve">§ 9.0  Counterparts</w:t>
      </w:r>
    </w:p>
    <w:p>
      <w:pPr>
        <w:spacing w:after="80"/>
      </w:pPr>
      <w:r>
        <w:rPr>
          <w:i/>
          <w:iCs/>
          <w:color w:val="6b7280"/>
          <w:sz w:val="18"/>
          <w:szCs w:val="18"/>
        </w:rPr>
        <w:t xml:space="preserve">Standard · Market-standard drafting; no changes required.</w:t>
      </w:r>
    </w:p>
    <w:p>
      <w:pPr>
        <w:spacing w:after="120" w:line="320"/>
      </w:pPr>
      <w:commentRangeStart w:id="20"/>
      <w:r>
        <w:t xml:space="preserve">Counterparts clause as drafted is consistent with market-standard Indian commercial practice and our internal playbook.</w:t>
      </w:r>
      <w:commentRangeEnd w:id="20"/>
      <w:r>
        <w:commentReference w:id="20"/>
      </w:r>
    </w:p>
    <w:p>
      <w:pPr>
        <w:pStyle w:val="Heading2"/>
        <w:spacing w:after="80" w:before="320"/>
      </w:pPr>
      <w:r>
        <w:rPr>
          <w:b/>
          <w:bCs/>
        </w:rPr>
        <w:t xml:space="preserve">§ 10.0  Survival</w:t>
      </w:r>
    </w:p>
    <w:p>
      <w:pPr>
        <w:spacing w:after="80"/>
      </w:pPr>
      <w:r>
        <w:rPr>
          <w:i/>
          <w:iCs/>
          <w:color w:val="6b7280"/>
          <w:sz w:val="18"/>
          <w:szCs w:val="18"/>
        </w:rPr>
        <w:t xml:space="preserve">Standard · Market-standard drafting; no changes required.</w:t>
      </w:r>
    </w:p>
    <w:p>
      <w:pPr>
        <w:spacing w:after="120" w:line="320"/>
      </w:pPr>
      <w:commentRangeStart w:id="21"/>
      <w:r>
        <w:t xml:space="preserve">Survival clause as drafted is consistent with market-standard Indian commercial practice and our internal playbook.</w:t>
      </w:r>
      <w:commentRangeEnd w:id="21"/>
      <w:r>
        <w:commentReference w:id="21"/>
      </w:r>
    </w:p>
    <w:p>
      <w:pPr>
        <w:pStyle w:val="Heading2"/>
        <w:spacing w:after="80" w:before="320"/>
      </w:pPr>
      <w:r>
        <w:rPr>
          <w:b/>
          <w:bCs/>
        </w:rPr>
        <w:t xml:space="preserve">§ 11.0  Headings</w:t>
      </w:r>
    </w:p>
    <w:p>
      <w:pPr>
        <w:spacing w:after="80"/>
      </w:pPr>
      <w:r>
        <w:rPr>
          <w:i/>
          <w:iCs/>
          <w:color w:val="6b7280"/>
          <w:sz w:val="18"/>
          <w:szCs w:val="18"/>
        </w:rPr>
        <w:t xml:space="preserve">Standard · Market-standard drafting; no changes required.</w:t>
      </w:r>
    </w:p>
    <w:p>
      <w:pPr>
        <w:spacing w:after="120" w:line="320"/>
      </w:pPr>
      <w:commentRangeStart w:id="22"/>
      <w:r>
        <w:t xml:space="preserve">Headings clause as drafted is consistent with market-standard Indian commercial practice and our internal playbook.</w:t>
      </w:r>
      <w:commentRangeEnd w:id="22"/>
      <w:r>
        <w:commentReference w:id="22"/>
      </w:r>
    </w:p>
    <w:p>
      <w:pPr>
        <w:pStyle w:val="Heading2"/>
        <w:spacing w:after="80" w:before="320"/>
      </w:pPr>
      <w:r>
        <w:rPr>
          <w:b/>
          <w:bCs/>
        </w:rPr>
        <w:t xml:space="preserve">§ 12.0  Interpretation</w:t>
      </w:r>
    </w:p>
    <w:p>
      <w:pPr>
        <w:spacing w:after="80"/>
      </w:pPr>
      <w:r>
        <w:rPr>
          <w:i/>
          <w:iCs/>
          <w:color w:val="6b7280"/>
          <w:sz w:val="18"/>
          <w:szCs w:val="18"/>
        </w:rPr>
        <w:t xml:space="preserve">Standard · Market-standard drafting; no changes required.</w:t>
      </w:r>
    </w:p>
    <w:p>
      <w:pPr>
        <w:spacing w:after="120" w:line="320"/>
      </w:pPr>
      <w:commentRangeStart w:id="23"/>
      <w:r>
        <w:t xml:space="preserve">Interpretation clause as drafted is consistent with market-standard Indian commercial practice and our internal playbook.</w:t>
      </w:r>
      <w:commentRangeEnd w:id="23"/>
      <w:r>
        <w:commentReference w:id="23"/>
      </w:r>
    </w:p>
    <w:p>
      <w:pPr>
        <w:pStyle w:val="Heading2"/>
        <w:spacing w:after="80" w:before="320"/>
      </w:pPr>
      <w:r>
        <w:rPr>
          <w:b/>
          <w:bCs/>
        </w:rPr>
        <w:t xml:space="preserve">§ 13.0  Definitions</w:t>
      </w:r>
    </w:p>
    <w:p>
      <w:pPr>
        <w:spacing w:after="80"/>
      </w:pPr>
      <w:r>
        <w:rPr>
          <w:i/>
          <w:iCs/>
          <w:color w:val="6b7280"/>
          <w:sz w:val="18"/>
          <w:szCs w:val="18"/>
        </w:rPr>
        <w:t xml:space="preserve">Standard · Market-standard drafting; no changes required.</w:t>
      </w:r>
    </w:p>
    <w:p>
      <w:pPr>
        <w:spacing w:after="120" w:line="320"/>
      </w:pPr>
      <w:commentRangeStart w:id="24"/>
      <w:r>
        <w:t xml:space="preserve">Definitions clause as drafted is consistent with market-standard Indian commercial practice and our internal playbook.</w:t>
      </w:r>
      <w:commentRangeEnd w:id="24"/>
      <w:r>
        <w:commentReference w:id="24"/>
      </w:r>
    </w:p>
    <w:p>
      <w:pPr>
        <w:pStyle w:val="Heading2"/>
        <w:spacing w:after="80" w:before="320"/>
      </w:pPr>
      <w:r>
        <w:rPr>
          <w:b/>
          <w:bCs/>
        </w:rPr>
        <w:t xml:space="preserve">§ 14.0  Acceptance</w:t>
      </w:r>
    </w:p>
    <w:p>
      <w:pPr>
        <w:spacing w:after="80"/>
      </w:pPr>
      <w:r>
        <w:rPr>
          <w:i/>
          <w:iCs/>
          <w:color w:val="6b7280"/>
          <w:sz w:val="18"/>
          <w:szCs w:val="18"/>
        </w:rPr>
        <w:t xml:space="preserve">Standard · Market-standard drafting; no changes required.</w:t>
      </w:r>
    </w:p>
    <w:p>
      <w:pPr>
        <w:spacing w:after="120" w:line="320"/>
      </w:pPr>
      <w:commentRangeStart w:id="25"/>
      <w:r>
        <w:t xml:space="preserve">Acceptance clause as drafted is consistent with market-standard Indian commercial practice and our internal playbook.</w:t>
      </w:r>
      <w:commentRangeEnd w:id="25"/>
      <w:r>
        <w:commentReference w:id="25"/>
      </w:r>
    </w:p>
    <w:p>
      <w:pPr>
        <w:pStyle w:val="Heading2"/>
        <w:spacing w:after="80" w:before="320"/>
      </w:pPr>
      <w:r>
        <w:rPr>
          <w:b/>
          <w:bCs/>
        </w:rPr>
        <w:t xml:space="preserve">§ 15.0  Service Levels</w:t>
      </w:r>
    </w:p>
    <w:p>
      <w:pPr>
        <w:spacing w:after="80"/>
      </w:pPr>
      <w:r>
        <w:rPr>
          <w:i/>
          <w:iCs/>
          <w:color w:val="6b7280"/>
          <w:sz w:val="18"/>
          <w:szCs w:val="18"/>
        </w:rPr>
        <w:t xml:space="preserve">Standard · Market-standard drafting; no changes required.</w:t>
      </w:r>
    </w:p>
    <w:p>
      <w:pPr>
        <w:spacing w:after="120" w:line="320"/>
      </w:pPr>
      <w:commentRangeStart w:id="26"/>
      <w:r>
        <w:t xml:space="preserve">Service Levels clause as drafted is consistent with market-standard Indian commercial practice and our internal playbook.</w:t>
      </w:r>
      <w:commentRangeEnd w:id="26"/>
      <w:r>
        <w:commentReference w:id="26"/>
      </w:r>
    </w:p>
    <w:p>
      <w:pPr>
        <w:pStyle w:val="Heading2"/>
        <w:spacing w:after="80" w:before="320"/>
      </w:pPr>
      <w:r>
        <w:rPr>
          <w:b/>
          <w:bCs/>
        </w:rPr>
        <w:t xml:space="preserve">§ 16.0  Acceptable Use</w:t>
      </w:r>
    </w:p>
    <w:p>
      <w:pPr>
        <w:spacing w:after="80"/>
      </w:pPr>
      <w:r>
        <w:rPr>
          <w:i/>
          <w:iCs/>
          <w:color w:val="6b7280"/>
          <w:sz w:val="18"/>
          <w:szCs w:val="18"/>
        </w:rPr>
        <w:t xml:space="preserve">Standard · Market-standard drafting; no changes required.</w:t>
      </w:r>
    </w:p>
    <w:p>
      <w:pPr>
        <w:spacing w:after="120" w:line="320"/>
      </w:pPr>
      <w:commentRangeStart w:id="27"/>
      <w:r>
        <w:t xml:space="preserve">Acceptable Use clause as drafted is consistent with market-standard Indian commercial practice and our internal playbook.</w:t>
      </w:r>
      <w:commentRangeEnd w:id="27"/>
      <w:r>
        <w:commentReference w:id="27"/>
      </w:r>
    </w:p>
    <w:p>
      <w:pPr>
        <w:pStyle w:val="Heading2"/>
        <w:spacing w:after="80" w:before="320"/>
      </w:pPr>
      <w:r>
        <w:rPr>
          <w:b/>
          <w:bCs/>
        </w:rPr>
        <w:t xml:space="preserve">§ 17.0  Suspension</w:t>
      </w:r>
    </w:p>
    <w:p>
      <w:pPr>
        <w:spacing w:after="80"/>
      </w:pPr>
      <w:r>
        <w:rPr>
          <w:i/>
          <w:iCs/>
          <w:color w:val="6b7280"/>
          <w:sz w:val="18"/>
          <w:szCs w:val="18"/>
        </w:rPr>
        <w:t xml:space="preserve">Standard · Market-standard drafting; no changes required.</w:t>
      </w:r>
    </w:p>
    <w:p>
      <w:pPr>
        <w:spacing w:after="120" w:line="320"/>
      </w:pPr>
      <w:commentRangeStart w:id="28"/>
      <w:r>
        <w:t xml:space="preserve">Suspension clause as drafted is consistent with market-standard Indian commercial practice and our internal playbook.</w:t>
      </w:r>
      <w:commentRangeEnd w:id="28"/>
      <w:r>
        <w:commentReference w:id="28"/>
      </w:r>
    </w:p>
    <w:p>
      <w:pPr>
        <w:pStyle w:val="Heading2"/>
        <w:spacing w:after="80" w:before="320"/>
      </w:pPr>
      <w:r>
        <w:rPr>
          <w:b/>
          <w:bCs/>
        </w:rPr>
        <w:t xml:space="preserve">§ 18.0  Cooperation</w:t>
      </w:r>
    </w:p>
    <w:p>
      <w:pPr>
        <w:spacing w:after="80"/>
      </w:pPr>
      <w:r>
        <w:rPr>
          <w:i/>
          <w:iCs/>
          <w:color w:val="6b7280"/>
          <w:sz w:val="18"/>
          <w:szCs w:val="18"/>
        </w:rPr>
        <w:t xml:space="preserve">Standard · Market-standard drafting; no changes required.</w:t>
      </w:r>
    </w:p>
    <w:p>
      <w:pPr>
        <w:spacing w:after="120" w:line="320"/>
      </w:pPr>
      <w:commentRangeStart w:id="29"/>
      <w:r>
        <w:t xml:space="preserve">Cooperation clause as drafted is consistent with market-standard Indian commercial practice and our internal playbook.</w:t>
      </w:r>
      <w:commentRangeEnd w:id="29"/>
      <w:r>
        <w:commentReference w:id="29"/>
      </w:r>
    </w:p>
    <w:p>
      <w:pPr>
        <w:pStyle w:val="Heading2"/>
        <w:spacing w:after="80" w:before="320"/>
      </w:pPr>
      <w:r>
        <w:rPr>
          <w:b/>
          <w:bCs/>
        </w:rPr>
        <w:t xml:space="preserve">§ 19.0  Audit</w:t>
      </w:r>
    </w:p>
    <w:p>
      <w:pPr>
        <w:spacing w:after="80"/>
      </w:pPr>
      <w:r>
        <w:rPr>
          <w:i/>
          <w:iCs/>
          <w:color w:val="6b7280"/>
          <w:sz w:val="18"/>
          <w:szCs w:val="18"/>
        </w:rPr>
        <w:t xml:space="preserve">Standard · Market-standard drafting; no changes required.</w:t>
      </w:r>
    </w:p>
    <w:p>
      <w:pPr>
        <w:spacing w:after="120" w:line="320"/>
      </w:pPr>
      <w:commentRangeStart w:id="30"/>
      <w:r>
        <w:t xml:space="preserve">Audit clause as drafted is consistent with market-standard Indian commercial practice and our internal playbook.</w:t>
      </w:r>
      <w:commentRangeEnd w:id="30"/>
      <w:r>
        <w:commentReference w:id="30"/>
      </w:r>
    </w:p>
    <w:p>
      <w:pPr>
        <w:pStyle w:val="Heading2"/>
        <w:spacing w:after="80" w:before="320"/>
      </w:pPr>
      <w:r>
        <w:rPr>
          <w:b/>
          <w:bCs/>
        </w:rPr>
        <w:t xml:space="preserve">§ 20.0  Records</w:t>
      </w:r>
    </w:p>
    <w:p>
      <w:pPr>
        <w:spacing w:after="80"/>
      </w:pPr>
      <w:r>
        <w:rPr>
          <w:i/>
          <w:iCs/>
          <w:color w:val="6b7280"/>
          <w:sz w:val="18"/>
          <w:szCs w:val="18"/>
        </w:rPr>
        <w:t xml:space="preserve">Standard · Market-standard drafting; no changes required.</w:t>
      </w:r>
    </w:p>
    <w:p>
      <w:pPr>
        <w:spacing w:after="120" w:line="320"/>
      </w:pPr>
      <w:commentRangeStart w:id="31"/>
      <w:r>
        <w:t xml:space="preserve">Records clause as drafted is consistent with market-standard Indian commercial practice and our internal playbook.</w:t>
      </w:r>
      <w:commentRangeEnd w:id="31"/>
      <w:r>
        <w:commentReference w:id="31"/>
      </w:r>
    </w:p>
    <w:p>
      <w:pPr>
        <w:pStyle w:val="Heading2"/>
        <w:spacing w:after="80" w:before="320"/>
      </w:pPr>
      <w:r>
        <w:rPr>
          <w:b/>
          <w:bCs/>
        </w:rPr>
        <w:t xml:space="preserve">§ 21.0  Subcontracting</w:t>
      </w:r>
    </w:p>
    <w:p>
      <w:pPr>
        <w:spacing w:after="80"/>
      </w:pPr>
      <w:r>
        <w:rPr>
          <w:i/>
          <w:iCs/>
          <w:color w:val="6b7280"/>
          <w:sz w:val="18"/>
          <w:szCs w:val="18"/>
        </w:rPr>
        <w:t xml:space="preserve">Standard · Market-standard drafting; no changes required.</w:t>
      </w:r>
    </w:p>
    <w:p>
      <w:pPr>
        <w:spacing w:after="120" w:line="320"/>
      </w:pPr>
      <w:commentRangeStart w:id="32"/>
      <w:r>
        <w:t xml:space="preserve">Subcontracting clause as drafted is consistent with market-standard Indian commercial practice and our internal playbook.</w:t>
      </w:r>
      <w:commentRangeEnd w:id="32"/>
      <w:r>
        <w:commentReference w:id="32"/>
      </w:r>
    </w:p>
    <w:p>
      <w:pPr>
        <w:pStyle w:val="Heading2"/>
        <w:spacing w:after="80" w:before="320"/>
      </w:pPr>
      <w:r>
        <w:rPr>
          <w:b/>
          <w:bCs/>
        </w:rPr>
        <w:t xml:space="preserve">§ 22.0  Publicity</w:t>
      </w:r>
    </w:p>
    <w:p>
      <w:pPr>
        <w:spacing w:after="80"/>
      </w:pPr>
      <w:r>
        <w:rPr>
          <w:i/>
          <w:iCs/>
          <w:color w:val="6b7280"/>
          <w:sz w:val="18"/>
          <w:szCs w:val="18"/>
        </w:rPr>
        <w:t xml:space="preserve">Standard · Market-standard drafting; no changes required.</w:t>
      </w:r>
    </w:p>
    <w:p>
      <w:pPr>
        <w:spacing w:after="120" w:line="320"/>
      </w:pPr>
      <w:commentRangeStart w:id="33"/>
      <w:r>
        <w:t xml:space="preserve">Publicity clause as drafted is consistent with market-standard Indian commercial practice and our internal playbook.</w:t>
      </w:r>
      <w:commentRangeEnd w:id="33"/>
      <w:r>
        <w:commentReference w:id="33"/>
      </w:r>
    </w:p>
    <w:p>
      <w:pPr>
        <w:pStyle w:val="Heading2"/>
        <w:spacing w:after="80" w:before="320"/>
      </w:pPr>
      <w:r>
        <w:rPr>
          <w:b/>
          <w:bCs/>
        </w:rPr>
        <w:t xml:space="preserve">§ 23.0  Independent Contractor</w:t>
      </w:r>
    </w:p>
    <w:p>
      <w:pPr>
        <w:spacing w:after="80"/>
      </w:pPr>
      <w:r>
        <w:rPr>
          <w:i/>
          <w:iCs/>
          <w:color w:val="6b7280"/>
          <w:sz w:val="18"/>
          <w:szCs w:val="18"/>
        </w:rPr>
        <w:t xml:space="preserve">Standard · Market-standard drafting; no changes required.</w:t>
      </w:r>
    </w:p>
    <w:p>
      <w:pPr>
        <w:spacing w:after="120" w:line="320"/>
      </w:pPr>
      <w:commentRangeStart w:id="34"/>
      <w:r>
        <w:t xml:space="preserve">Independent Contractor clause as drafted is consistent with market-standard Indian commercial practice and our internal playbook.</w:t>
      </w:r>
      <w:commentRangeEnd w:id="34"/>
      <w:r>
        <w:commentReference w:id="34"/>
      </w:r>
    </w:p>
    <w:p>
      <w:pPr>
        <w:pStyle w:val="Heading2"/>
        <w:spacing w:after="80" w:before="320"/>
      </w:pPr>
      <w:r>
        <w:rPr>
          <w:b/>
          <w:bCs/>
        </w:rPr>
        <w:t xml:space="preserve">§ 24.0  No Third-Party Beneficiaries</w:t>
      </w:r>
    </w:p>
    <w:p>
      <w:pPr>
        <w:spacing w:after="80"/>
      </w:pPr>
      <w:r>
        <w:rPr>
          <w:i/>
          <w:iCs/>
          <w:color w:val="6b7280"/>
          <w:sz w:val="18"/>
          <w:szCs w:val="18"/>
        </w:rPr>
        <w:t xml:space="preserve">Standard · Market-standard drafting; no changes required.</w:t>
      </w:r>
    </w:p>
    <w:p>
      <w:pPr>
        <w:spacing w:after="120" w:line="320"/>
      </w:pPr>
      <w:commentRangeStart w:id="35"/>
      <w:r>
        <w:t xml:space="preserve">No Third-Party Beneficiaries clause as drafted is consistent with market-standard Indian commercial practice and our internal playbook.</w:t>
      </w:r>
      <w:commentRangeEnd w:id="35"/>
      <w:r>
        <w:commentReference w:id="35"/>
      </w:r>
    </w:p>
    <w:p>
      <w:pPr>
        <w:pStyle w:val="Heading2"/>
        <w:spacing w:after="80" w:before="320"/>
      </w:pPr>
      <w:r>
        <w:rPr>
          <w:b/>
          <w:bCs/>
        </w:rPr>
        <w:t xml:space="preserve">[Proposed insertion] § —  Anti-Bribery &amp; Anti-Corruption</w:t>
      </w:r>
    </w:p>
    <w:p>
      <w:pPr>
        <w:spacing w:after="80"/>
      </w:pPr>
      <w:r>
        <w:rPr>
          <w:i/>
          <w:iCs/>
          <w:color w:val="6b7280"/>
          <w:sz w:val="18"/>
          <w:szCs w:val="18"/>
        </w:rPr>
        <w:t xml:space="preserve">Missing clause · No anti-bribery clause referencing the Prevention of Corruption Act, 1988.</w:t>
      </w:r>
    </w:p>
    <w:p>
      <w:pPr>
        <w:spacing w:after="120" w:line="320"/>
      </w:pPr>
      <w:commentRangeStart w:id="36"/>
      <w:ins w:id="15" w:author="Clauseium AI" w:date="2026-05-02T22:30:40.497Z">
        <w:r>
          <w:t xml:space="preserve">Each Party represents and warrants that, in connection with this Agreement, neither it nor any person acting on its behalf has offered, given, or received any bribe, kickback or other improper benefit, and shall comply with the Prevention of Corruption Act, 1988 and all other applicable anti-bribery and anti-corruption laws.</w:t>
        </w:r>
      </w:ins>
      <w:commentRangeEnd w:id="36"/>
      <w:r>
        <w:commentReference w:id="36"/>
      </w:r>
    </w:p>
    <w:p>
      <w:pPr>
        <w:pStyle w:val="Heading2"/>
        <w:spacing w:after="80" w:before="320"/>
      </w:pPr>
      <w:r>
        <w:rPr>
          <w:b/>
          <w:bCs/>
        </w:rPr>
        <w:t xml:space="preserve">[Proposed insertion] § —  POSH Compliance</w:t>
      </w:r>
    </w:p>
    <w:p>
      <w:pPr>
        <w:spacing w:after="80"/>
      </w:pPr>
      <w:r>
        <w:rPr>
          <w:i/>
          <w:iCs/>
          <w:color w:val="6b7280"/>
          <w:sz w:val="18"/>
          <w:szCs w:val="18"/>
        </w:rPr>
        <w:t xml:space="preserve">Missing clause · No POSH (Sexual Harassment of Women at Workplace Act, 2013) compliance representation.</w:t>
      </w:r>
    </w:p>
    <w:p>
      <w:pPr>
        <w:spacing w:after="120" w:line="320"/>
      </w:pPr>
      <w:commentRangeStart w:id="37"/>
      <w:ins w:id="16" w:author="Clauseium AI" w:date="2026-05-02T22:30:40.497Z">
        <w:r>
          <w:t xml:space="preserve">The Service Provider represents that it has constituted an Internal Committee under §4 of the Sexual Harassment of Women at Workplace (Prevention, Prohibition and Redressal) Act, 2013, and shall ensure that all personnel deployed under this Agreement comply with the Customer's POSH policy.</w:t>
        </w:r>
      </w:ins>
      <w:commentRangeEnd w:id="37"/>
      <w:r>
        <w:commentReference w:id="37"/>
      </w:r>
    </w:p>
    <w:p>
      <w:pPr>
        <w:spacing w:after="120" w:before="720"/>
      </w:pPr>
      <w:r>
        <w:rPr>
          <w:color w:val="6b7280"/>
          <w:sz w:val="16"/>
          <w:szCs w:val="16"/>
        </w:rPr>
        <w:t xml:space="preserve">Prepared with Clauseium · Sunday, 3 May 2026</w:t>
      </w:r>
    </w:p>
    <w:p>
      <w:r>
        <w:rPr>
          <w:i/>
          <w:iCs/>
          <w:color w:val="6b7280"/>
          <w:sz w:val="16"/>
          <w:szCs w:val="16"/>
        </w:rPr>
        <w:t xml:space="preserve">This document contains legal information and analysis generated by AI based on the contract supplied. It is not a substitute for review by qualified counsel and does not constitute solicitor-client communication. Citations are drawn from Indian statutes including the Indian Contract Act, 1872 and the Digital Personal Data Protection Act, 2023; reviewers should verify each citation against the latest published source before relying on it.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1" w:initials="AI" w:author="Clauseium AI" w:date="2026-05-02T22:30:40.497Z">
    <w:p>
      <w:r>
        <w:rPr>
          <w:b/>
          <w:bCs/>
        </w:rPr>
        <w:t xml:space="preserve">High risk</w:t>
      </w:r>
    </w:p>
    <w:p>
      <w:r>
        <w:t xml:space="preserve">Liability cap of 3 months of fees is well below industry standard for Indian SaaS MSAs.</w:t>
      </w:r>
    </w:p>
    <w:p>
      <w:pPr>
        <w:spacing w:before="80"/>
      </w:pPr>
      <w:r>
        <w:rPr>
          <w:b/>
          <w:bCs/>
        </w:rPr>
        <w:t xml:space="preserve">Reasoning: </w:t>
      </w:r>
      <w:r>
        <w:t xml:space="preserve">Standard market practice in India for vendor MSAs is a liability cap equal to 12 months of fees, with carve-outs for IP infringement, data breach, and gross negligence. A 3-month cap exposes the Customer to disproportionate risk in the event of a material breach. This is significantly below the 50th percentile of comparable agreements in our benchmark corpus.</w:t>
      </w:r>
    </w:p>
    <w:p>
      <w:pPr>
        <w:spacing w:before="80"/>
      </w:pPr>
      <w:r>
        <w:rPr>
          <w:b/>
          <w:bCs/>
        </w:rPr>
        <w:t xml:space="preserve">Citations:</w:t>
      </w:r>
    </w:p>
    <w:p>
      <w:r>
        <w:t xml:space="preserve">• §73, Indian Contract Act, 1872 (verified)</w:t>
      </w:r>
    </w:p>
    <w:p>
      <w:r>
        <w:t xml:space="preserve">• §13, DPDP Act, 2023 (verified)</w:t>
      </w:r>
    </w:p>
  </w:comment>
  <w:comment w:id="2" w:initials="AI" w:author="Clauseium AI" w:date="2026-05-02T22:30:40.497Z">
    <w:p>
      <w:r>
        <w:rPr>
          <w:b/>
          <w:bCs/>
        </w:rPr>
        <w:t xml:space="preserve">High risk</w:t>
      </w:r>
    </w:p>
    <w:p>
      <w:r>
        <w:t xml:space="preserve">Missing Data Principal rights, breach notification timeline, and DPA annexure required under DPDP Act 2023.</w:t>
      </w:r>
    </w:p>
    <w:p>
      <w:pPr>
        <w:spacing w:before="80"/>
      </w:pPr>
      <w:r>
        <w:rPr>
          <w:b/>
          <w:bCs/>
        </w:rPr>
        <w:t xml:space="preserve">Reasoning: </w:t>
      </w:r>
      <w:r>
        <w:t xml:space="preserve">The clause is materially deficient under the Digital Personal Data Protection Act, 2023. It does not specify (i) the rights of Data Principals under §11–§14, (ii) the breach notification timeline (72 hours under DPDP Rules 2025), (iii) sub-processor obligations, or (iv) cross-border transfer restrictions. A separate Data Processing Agreement (DPA) must be annexed.</w:t>
      </w:r>
    </w:p>
    <w:p>
      <w:pPr>
        <w:spacing w:before="80"/>
      </w:pPr>
      <w:r>
        <w:rPr>
          <w:b/>
          <w:bCs/>
        </w:rPr>
        <w:t xml:space="preserve">Citations:</w:t>
      </w:r>
    </w:p>
    <w:p>
      <w:r>
        <w:t xml:space="preserve">• §8(1), DPDP Act, 2023 (verified)</w:t>
      </w:r>
    </w:p>
    <w:p>
      <w:r>
        <w:t xml:space="preserve">• §11, DPDP Act, 2023 (verified)</w:t>
      </w:r>
    </w:p>
  </w:comment>
  <w:comment w:id="3" w:initials="AI" w:author="Clauseium AI" w:date="2026-05-02T22:30:40.497Z">
    <w:p>
      <w:r>
        <w:rPr>
          <w:b/>
          <w:bCs/>
        </w:rPr>
        <w:t xml:space="preserve">High risk</w:t>
      </w:r>
    </w:p>
    <w:p>
      <w:r>
        <w:t xml:space="preserve">One-sided indemnification favouring vendor. No reciprocal IP or breach indemnity from Service Provider.</w:t>
      </w:r>
    </w:p>
    <w:p>
      <w:pPr>
        <w:spacing w:before="80"/>
      </w:pPr>
      <w:r>
        <w:rPr>
          <w:b/>
          <w:bCs/>
        </w:rPr>
        <w:t xml:space="preserve">Reasoning: </w:t>
      </w:r>
      <w:r>
        <w:t xml:space="preserve">Standard Indian commercial practice requires mutual indemnification, with the Service Provider indemnifying the Customer for: (a) third-party IP infringement claims arising from the Services, (b) breach of data protection obligations, and (c) breach of representations and warranties. The current drafting places the entire indemnification burden on the Customer.</w:t>
      </w:r>
    </w:p>
    <w:p>
      <w:pPr>
        <w:spacing w:before="80"/>
      </w:pPr>
      <w:r>
        <w:rPr>
          <w:b/>
          <w:bCs/>
        </w:rPr>
        <w:t xml:space="preserve">Citations:</w:t>
      </w:r>
    </w:p>
    <w:p>
      <w:r>
        <w:t xml:space="preserve">• §73, Indian Contract Act, 1872 (verified)</w:t>
      </w:r>
    </w:p>
    <w:p>
      <w:r>
        <w:t xml:space="preserve">• §74, Indian Contract Act, 1872 (verified)</w:t>
      </w:r>
    </w:p>
  </w:comment>
  <w:comment w:id="4" w:initials="AI" w:author="Clauseium AI" w:date="2026-05-02T22:30:40.497Z">
    <w:p>
      <w:r>
        <w:rPr>
          <w:b/>
          <w:bCs/>
        </w:rPr>
        <w:t xml:space="preserve">High risk</w:t>
      </w:r>
    </w:p>
    <w:p>
      <w:r>
        <w:t xml:space="preserve">Silent auto-renewal with 90-day exit window is non-standard for Indian SaaS contracts.</w:t>
      </w:r>
    </w:p>
    <w:p>
      <w:pPr>
        <w:spacing w:before="80"/>
      </w:pPr>
      <w:r>
        <w:rPr>
          <w:b/>
          <w:bCs/>
        </w:rPr>
        <w:t xml:space="preserve">Reasoning: </w:t>
      </w:r>
      <w:r>
        <w:t xml:space="preserve">Typical Indian B2B SaaS contracts allow a 30-day opt-out window for auto-renewal. A 90-day window combined with silent renewal (no affirmative consent required) creates a procurement trap and is increasingly disfavoured under emerging consumer protection guidance applied to B2B contexts.</w:t>
      </w:r>
    </w:p>
    <w:p>
      <w:pPr>
        <w:spacing w:before="80"/>
      </w:pPr>
      <w:r>
        <w:rPr>
          <w:b/>
          <w:bCs/>
        </w:rPr>
        <w:t xml:space="preserve">Citations:</w:t>
      </w:r>
    </w:p>
    <w:p>
      <w:r>
        <w:t xml:space="preserve">• §2(46), Consumer Protection Act, 2019 (partially verified)</w:t>
      </w:r>
    </w:p>
  </w:comment>
  <w:comment w:id="5" w:initials="AI" w:author="Clauseium AI" w:date="2026-05-02T22:30:40.497Z">
    <w:p>
      <w:r>
        <w:rPr>
          <w:b/>
          <w:bCs/>
        </w:rPr>
        <w:t xml:space="preserve">Medium risk</w:t>
      </w:r>
    </w:p>
    <w:p>
      <w:r>
        <w:t xml:space="preserve">Governing law is India, but jurisdiction clause references Singapore — internal inconsistency.</w:t>
      </w:r>
    </w:p>
    <w:p>
      <w:pPr>
        <w:spacing w:before="80"/>
      </w:pPr>
      <w:r>
        <w:rPr>
          <w:b/>
          <w:bCs/>
        </w:rPr>
        <w:t xml:space="preserve">Reasoning: </w:t>
      </w:r>
      <w:r>
        <w:t xml:space="preserve">While the governing law is correctly stated as India, §21.2 (Jurisdiction) references the Singapore International Arbitration Centre (SIAC) as the exclusive forum. This creates ambiguity around enforcement of interim relief and the scope of Indian court jurisdiction under §9 of the Arbitration and Conciliation Act, 1996.</w:t>
      </w:r>
    </w:p>
    <w:p>
      <w:pPr>
        <w:spacing w:before="80"/>
      </w:pPr>
      <w:r>
        <w:rPr>
          <w:b/>
          <w:bCs/>
        </w:rPr>
        <w:t xml:space="preserve">Citations:</w:t>
      </w:r>
    </w:p>
    <w:p>
      <w:r>
        <w:t xml:space="preserve">• §9, Arbitration and Conciliation Act, 1996 (verified)</w:t>
      </w:r>
    </w:p>
  </w:comment>
  <w:comment w:id="6" w:initials="AI" w:author="Clauseium AI" w:date="2026-05-02T22:30:40.497Z">
    <w:p>
      <w:r>
        <w:rPr>
          <w:b/>
          <w:bCs/>
        </w:rPr>
        <w:t xml:space="preserve">Medium risk</w:t>
      </w:r>
    </w:p>
    <w:p>
      <w:r>
        <w:t xml:space="preserve">SIAC seat for an India-governing-law contract — reconsider domestic seat.</w:t>
      </w:r>
    </w:p>
    <w:p>
      <w:pPr>
        <w:spacing w:before="80"/>
      </w:pPr>
      <w:r>
        <w:rPr>
          <w:b/>
          <w:bCs/>
        </w:rPr>
        <w:t xml:space="preserve">Reasoning: </w:t>
      </w:r>
      <w:r>
        <w:t xml:space="preserve">A foreign-seated arbitration with Indian governing law is permissible but introduces enforcement complexity and higher cost. Given the parties' Indian nexus, a domestic seat (Mumbai or New Delhi) under the Arbitration and Conciliation Act, 1996, with administered arbitration via MCIA or DIAC, is preferable.</w:t>
      </w:r>
    </w:p>
    <w:p>
      <w:pPr>
        <w:spacing w:before="80"/>
      </w:pPr>
      <w:r>
        <w:rPr>
          <w:b/>
          <w:bCs/>
        </w:rPr>
        <w:t xml:space="preserve">Citations:</w:t>
      </w:r>
    </w:p>
    <w:p>
      <w:r>
        <w:t xml:space="preserve">• §20, Arbitration and Conciliation Act, 1996 (verified)</w:t>
      </w:r>
    </w:p>
  </w:comment>
  <w:comment w:id="7" w:initials="AI" w:author="Clauseium AI" w:date="2026-05-02T22:30:40.497Z">
    <w:p>
      <w:r>
        <w:rPr>
          <w:b/>
          <w:bCs/>
        </w:rPr>
        <w:t xml:space="preserve">Medium risk</w:t>
      </w:r>
    </w:p>
    <w:p>
      <w:r>
        <w:t xml:space="preserve">Scope of IP assignment unclear — does not exclude pre-existing or background IP.</w:t>
      </w:r>
    </w:p>
    <w:p>
      <w:pPr>
        <w:spacing w:before="80"/>
      </w:pPr>
      <w:r>
        <w:rPr>
          <w:b/>
          <w:bCs/>
        </w:rPr>
        <w:t xml:space="preserve">Reasoning: </w:t>
      </w:r>
      <w:r>
        <w:t xml:space="preserve">The clause does not carve out the Service Provider's pre-existing intellectual property or generally applicable tools, frameworks, and know-how. This is unusual and could inadvertently transfer the Service Provider's underlying platform IP.</w:t>
      </w:r>
    </w:p>
    <w:p>
      <w:pPr>
        <w:spacing w:before="80"/>
      </w:pPr>
      <w:r>
        <w:rPr>
          <w:b/>
          <w:bCs/>
        </w:rPr>
        <w:t xml:space="preserve">Citations:</w:t>
      </w:r>
    </w:p>
    <w:p>
      <w:r>
        <w:t xml:space="preserve">• §17, Copyright Act, 1957 (verified)</w:t>
      </w:r>
    </w:p>
  </w:comment>
  <w:comment w:id="8" w:initials="AI" w:author="Clauseium AI" w:date="2026-05-02T22:30:40.497Z">
    <w:p>
      <w:r>
        <w:rPr>
          <w:b/>
          <w:bCs/>
        </w:rPr>
        <w:t xml:space="preserve">Medium risk</w:t>
      </w:r>
    </w:p>
    <w:p>
      <w:r>
        <w:t xml:space="preserve">Geographic scope (all India) and duration (24 months) likely unenforceable post-termination.</w:t>
      </w:r>
    </w:p>
    <w:p>
      <w:pPr>
        <w:spacing w:before="80"/>
      </w:pPr>
      <w:r>
        <w:rPr>
          <w:b/>
          <w:bCs/>
        </w:rPr>
        <w:t xml:space="preserve">Reasoning: </w:t>
      </w:r>
      <w:r>
        <w:t xml:space="preserve">Under §27 of the Indian Contract Act, 1872, post-termination non-compete restraints are generally void as restraint of trade. Even where narrow restraints have been upheld, courts typically require reasonable scope. A pan-India, 24-month restraint is unlikely to be enforceable.</w:t>
      </w:r>
    </w:p>
    <w:p>
      <w:pPr>
        <w:spacing w:before="80"/>
      </w:pPr>
      <w:r>
        <w:rPr>
          <w:b/>
          <w:bCs/>
        </w:rPr>
        <w:t xml:space="preserve">Citations:</w:t>
      </w:r>
    </w:p>
    <w:p>
      <w:r>
        <w:t xml:space="preserve">• §27, Indian Contract Act, 1872 (verified)</w:t>
      </w:r>
    </w:p>
  </w:comment>
  <w:comment w:id="9" w:initials="AI" w:author="Clauseium AI" w:date="2026-05-02T22:30:40.497Z">
    <w:p>
      <w:r>
        <w:rPr>
          <w:b/>
          <w:bCs/>
        </w:rPr>
        <w:t xml:space="preserve">Medium risk</w:t>
      </w:r>
    </w:p>
    <w:p>
      <w:r>
        <w:t xml:space="preserve">Net-90 payment terms; market standard for Indian B2B SaaS is Net-30 to Net-45.</w:t>
      </w:r>
    </w:p>
    <w:p>
      <w:pPr>
        <w:spacing w:before="80"/>
      </w:pPr>
      <w:r>
        <w:rPr>
          <w:b/>
          <w:bCs/>
        </w:rPr>
        <w:t xml:space="preserve">Reasoning: </w:t>
      </w:r>
      <w:r>
        <w:t xml:space="preserve">Net-90 is materially longer than the Indian B2B SaaS market standard (Net-30 to Net-45). The MSME Development Act, 2006 also imposes a 45-day cap for payments to registered MSMEs. Confirm whether the counterparty is MSME-registered.</w:t>
      </w:r>
    </w:p>
    <w:p>
      <w:pPr>
        <w:spacing w:before="80"/>
      </w:pPr>
      <w:r>
        <w:rPr>
          <w:b/>
          <w:bCs/>
        </w:rPr>
        <w:t xml:space="preserve">Citations:</w:t>
      </w:r>
    </w:p>
    <w:p>
      <w:r>
        <w:t xml:space="preserve">• §15, MSMED Act, 2006 (verified)</w:t>
      </w:r>
    </w:p>
  </w:comment>
  <w:comment w:id="10" w:initials="AI" w:author="Clauseium AI" w:date="2026-05-02T22:30:40.497Z">
    <w:p>
      <w:r>
        <w:rPr>
          <w:b/>
          <w:bCs/>
        </w:rPr>
        <w:t xml:space="preserve">Medium risk</w:t>
      </w:r>
    </w:p>
    <w:p>
      <w:r>
        <w:t xml:space="preserve">Force majeure list does not include pandemics, cyberattacks, or government action.</w:t>
      </w:r>
    </w:p>
    <w:p>
      <w:pPr>
        <w:spacing w:before="80"/>
      </w:pPr>
      <w:r>
        <w:rPr>
          <w:b/>
          <w:bCs/>
        </w:rPr>
        <w:t xml:space="preserve">Reasoning: </w:t>
      </w:r>
      <w:r>
        <w:t xml:space="preserve">Post-2020 Indian commercial drafting commonly includes pandemics, epidemics, public health emergencies, cyberattacks, and acts of governmental authority within the force majeure definition. Their absence may create gaps in coverage.</w:t>
      </w:r>
    </w:p>
    <w:p>
      <w:pPr>
        <w:spacing w:before="80"/>
      </w:pPr>
      <w:r>
        <w:rPr>
          <w:b/>
          <w:bCs/>
        </w:rPr>
        <w:t xml:space="preserve">Citations:</w:t>
      </w:r>
    </w:p>
    <w:p>
      <w:r>
        <w:t xml:space="preserve">• §56, Indian Contract Act, 1872 (verified)</w:t>
      </w:r>
    </w:p>
  </w:comment>
  <w:comment w:id="11" w:initials="AI" w:author="Clauseium AI" w:date="2026-05-02T22:30:40.497Z">
    <w:p>
      <w:r>
        <w:rPr>
          <w:b/>
          <w:bCs/>
        </w:rPr>
        <w:t xml:space="preserve">Medium risk</w:t>
      </w:r>
    </w:p>
    <w:p>
      <w:r>
        <w:t xml:space="preserve">Insurance covers CGL only; missing cyber liability and professional indemnity cover.</w:t>
      </w:r>
    </w:p>
    <w:p>
      <w:pPr>
        <w:spacing w:before="80"/>
      </w:pPr>
      <w:r>
        <w:rPr>
          <w:b/>
          <w:bCs/>
        </w:rPr>
        <w:t xml:space="preserve">Reasoning: </w:t>
      </w:r>
      <w:r>
        <w:t xml:space="preserve">For a vendor handling Personal Data and providing professional services, the insurance schedule should include: (i) Cyber Liability (minimum ₹10 crore), (ii) Professional Indemnity (minimum ₹5 crore), and (iii) Errors &amp; Omissions cover. CGL alone is insufficient.</w:t>
      </w:r>
    </w:p>
  </w:comment>
  <w:comment w:id="12"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13"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14"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15"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16"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17"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18"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19"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20"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21"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22"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23"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24"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25"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26"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27"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28"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29"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30"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31"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32"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33"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34"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35" w:initials="AI" w:author="Clauseium AI" w:date="2026-05-02T22:30:40.497Z">
    <w:p>
      <w:r>
        <w:rPr>
          <w:b/>
          <w:bCs/>
        </w:rPr>
        <w:t xml:space="preserve">Standard</w:t>
      </w:r>
    </w:p>
    <w:p>
      <w:r>
        <w:t xml:space="preserve">Market-standard drafting; no changes required.</w:t>
      </w:r>
    </w:p>
    <w:p>
      <w:pPr>
        <w:spacing w:before="80"/>
      </w:pPr>
      <w:r>
        <w:rPr>
          <w:b/>
          <w:bCs/>
        </w:rPr>
        <w:t xml:space="preserve">Reasoning: </w:t>
      </w:r>
      <w:r>
        <w:t xml:space="preserve">This clause aligns with the firm's playbook and the 50th-percentile drafting in our benchmark corpus.</w:t>
      </w:r>
    </w:p>
  </w:comment>
  <w:comment w:id="36" w:initials="AI" w:author="Clauseium AI" w:date="2026-05-02T22:30:40.497Z">
    <w:p>
      <w:r>
        <w:rPr>
          <w:b/>
          <w:bCs/>
        </w:rPr>
        <w:t xml:space="preserve">Missing clause</w:t>
      </w:r>
    </w:p>
    <w:p>
      <w:r>
        <w:t xml:space="preserve">No anti-bribery clause referencing the Prevention of Corruption Act, 1988.</w:t>
      </w:r>
    </w:p>
    <w:p>
      <w:pPr>
        <w:spacing w:before="80"/>
      </w:pPr>
      <w:r>
        <w:rPr>
          <w:b/>
          <w:bCs/>
        </w:rPr>
        <w:t xml:space="preserve">Reasoning: </w:t>
      </w:r>
      <w:r>
        <w:t xml:space="preserve">Standard Indian commercial contracts include explicit ABAC representations referencing the Prevention of Corruption Act, 1988 (as amended in 2018) and, where applicable, the FCPA / UK Bribery Act. Absence of an ABAC clause is a material gap for vendor agreements.</w:t>
      </w:r>
    </w:p>
    <w:p>
      <w:pPr>
        <w:spacing w:before="80"/>
      </w:pPr>
      <w:r>
        <w:rPr>
          <w:b/>
          <w:bCs/>
        </w:rPr>
        <w:t xml:space="preserve">Citations:</w:t>
      </w:r>
    </w:p>
    <w:p>
      <w:r>
        <w:t xml:space="preserve">• Prevention of Corruption Act, 1988 (verified)</w:t>
      </w:r>
    </w:p>
  </w:comment>
  <w:comment w:id="37" w:initials="AI" w:author="Clauseium AI" w:date="2026-05-02T22:30:40.497Z">
    <w:p>
      <w:r>
        <w:rPr>
          <w:b/>
          <w:bCs/>
        </w:rPr>
        <w:t xml:space="preserve">Missing clause</w:t>
      </w:r>
    </w:p>
    <w:p>
      <w:r>
        <w:t xml:space="preserve">No POSH (Sexual Harassment of Women at Workplace Act, 2013) compliance representation.</w:t>
      </w:r>
    </w:p>
    <w:p>
      <w:pPr>
        <w:spacing w:before="80"/>
      </w:pPr>
      <w:r>
        <w:rPr>
          <w:b/>
          <w:bCs/>
        </w:rPr>
        <w:t xml:space="preserve">Reasoning: </w:t>
      </w:r>
      <w:r>
        <w:t xml:space="preserve">Where vendor personnel work at the Customer's premises or interact with Customer employees, market practice is to include a POSH compliance representation requiring the vendor to have a constituted Internal Committee and a written POSH policy.</w:t>
      </w:r>
    </w:p>
    <w:p>
      <w:pPr>
        <w:spacing w:before="80"/>
      </w:pPr>
      <w:r>
        <w:rPr>
          <w:b/>
          <w:bCs/>
        </w:rPr>
        <w:t xml:space="preserve">Citations:</w:t>
      </w:r>
    </w:p>
    <w:p>
      <w:r>
        <w:t xml:space="preserve">• §4, POSH Act, 2013 (verified)</w:t>
      </w:r>
    </w:p>
  </w:comment>
</w:comments>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Vendor MSA — TechCo × Clauseium Pvt Ltd</dc:title>
  <dc:creator>Clauseium</dc:creator>
  <dc:description>Redlined export of Vendor MSA — TechCo × Clauseium Pvt Ltd</dc:description>
  <cp:lastModifiedBy>Un-named</cp:lastModifiedBy>
  <cp:revision>1</cp:revision>
  <dcterms:created xsi:type="dcterms:W3CDTF">2026-05-02T22:30:40.502Z</dcterms:created>
  <dcterms:modified xsi:type="dcterms:W3CDTF">2026-05-02T22:30:40.502Z</dcterms:modified>
</cp:coreProperties>
</file>

<file path=docProps/custom.xml><?xml version="1.0" encoding="utf-8"?>
<Properties xmlns="http://schemas.openxmlformats.org/officeDocument/2006/custom-properties" xmlns:vt="http://schemas.openxmlformats.org/officeDocument/2006/docPropsVTypes"/>
</file>